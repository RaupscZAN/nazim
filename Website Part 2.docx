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17BC" w14:textId="77777777" w:rsidR="002A32E8" w:rsidRPr="002A32E8" w:rsidRDefault="002A32E8" w:rsidP="002A32E8">
      <w:pPr>
        <w:rPr>
          <w:b/>
          <w:bCs/>
        </w:rPr>
      </w:pPr>
      <w:r w:rsidRPr="002A32E8">
        <w:rPr>
          <w:b/>
          <w:bCs/>
        </w:rPr>
        <w:t>Activities</w:t>
      </w:r>
    </w:p>
    <w:p w14:paraId="62DB50CD" w14:textId="46410167" w:rsidR="002A32E8" w:rsidRPr="002A32E8" w:rsidRDefault="002A32E8" w:rsidP="002A32E8">
      <w:r>
        <w:t>Dr</w:t>
      </w:r>
      <w:r w:rsidRPr="002A32E8">
        <w:t xml:space="preserve"> Ali is a globally has founded and continues to direct major international conferences including the Harvard Islamic Finance</w:t>
      </w:r>
      <w:r>
        <w:t xml:space="preserve"> Conference</w:t>
      </w:r>
      <w:r w:rsidRPr="002A32E8">
        <w:t xml:space="preserve"> (2</w:t>
      </w:r>
      <w:r>
        <w:t>9</w:t>
      </w:r>
      <w:r w:rsidRPr="002A32E8">
        <w:t xml:space="preserve">+ years), the HBKU International Conference on Islamic Finance, and </w:t>
      </w:r>
      <w:del w:id="0" w:author="Syed Nazim Ali" w:date="2025-11-19T20:18:00Z" w16du:dateUtc="2025-11-20T01:18:00Z">
        <w:r w:rsidRPr="002A32E8" w:rsidDel="002A32E8">
          <w:delText xml:space="preserve">collaborative </w:delText>
        </w:r>
      </w:del>
      <w:del w:id="1" w:author="Syed Nazim Ali" w:date="2025-11-19T20:19:00Z" w16du:dateUtc="2025-11-20T01:19:00Z">
        <w:r w:rsidRPr="002A32E8" w:rsidDel="002A32E8">
          <w:delText>workshops</w:delText>
        </w:r>
      </w:del>
      <w:ins w:id="2" w:author="Syed Nazim Ali" w:date="2025-11-19T20:19:00Z" w16du:dateUtc="2025-11-20T01:19:00Z">
        <w:r>
          <w:t xml:space="preserve"> annual</w:t>
        </w:r>
      </w:ins>
      <w:ins w:id="3" w:author="Syed Nazim Ali" w:date="2025-11-19T20:20:00Z" w16du:dateUtc="2025-11-20T01:20:00Z">
        <w:r>
          <w:t xml:space="preserve"> Islamic finance events</w:t>
        </w:r>
      </w:ins>
      <w:ins w:id="4" w:author="Syed Nazim Ali" w:date="2025-11-19T20:19:00Z" w16du:dateUtc="2025-11-20T01:19:00Z">
        <w:r>
          <w:t xml:space="preserve"> at </w:t>
        </w:r>
      </w:ins>
      <w:del w:id="5" w:author="Syed Nazim Ali" w:date="2025-11-19T20:19:00Z" w16du:dateUtc="2025-11-20T01:19:00Z">
        <w:r w:rsidRPr="002A32E8" w:rsidDel="002A32E8">
          <w:delText xml:space="preserve"> with LSE and</w:delText>
        </w:r>
      </w:del>
      <w:r w:rsidRPr="002A32E8">
        <w:t xml:space="preserve"> SOAS</w:t>
      </w:r>
      <w:r>
        <w:t xml:space="preserve"> University of London.</w:t>
      </w:r>
    </w:p>
    <w:p w14:paraId="12B7A995" w14:textId="77777777" w:rsidR="002A32E8" w:rsidRPr="002A32E8" w:rsidRDefault="002A32E8" w:rsidP="002A32E8">
      <w:pPr>
        <w:rPr>
          <w:b/>
          <w:bCs/>
        </w:rPr>
      </w:pPr>
      <w:r w:rsidRPr="002A32E8">
        <w:rPr>
          <w:b/>
          <w:bCs/>
        </w:rPr>
        <w:t>Invitation Requests</w:t>
      </w:r>
    </w:p>
    <w:p w14:paraId="2AF17C31" w14:textId="77777777" w:rsidR="002A32E8" w:rsidRPr="002A32E8" w:rsidRDefault="002A32E8" w:rsidP="002A32E8">
      <w:r w:rsidRPr="002A32E8">
        <w:t>Dr. Ali is available for select activities and engagements on topics related to Islamic finance, ethical banking, and information systems in financial institutions.</w:t>
      </w:r>
    </w:p>
    <w:p w14:paraId="0D362D16" w14:textId="77777777" w:rsidR="002A32E8" w:rsidRDefault="002A32E8" w:rsidP="002A32E8">
      <w:pPr>
        <w:rPr>
          <w:ins w:id="6" w:author="Syed Nazim Ali" w:date="2025-11-19T20:23:00Z" w16du:dateUtc="2025-11-20T01:23:00Z"/>
        </w:rPr>
      </w:pPr>
      <w:hyperlink r:id="rId5" w:history="1">
        <w:r w:rsidRPr="002A32E8">
          <w:rPr>
            <w:rStyle w:val="Hyperlink"/>
          </w:rPr>
          <w:t>Submit Activity Request</w:t>
        </w:r>
      </w:hyperlink>
    </w:p>
    <w:p w14:paraId="210B627F" w14:textId="77777777" w:rsidR="00097331" w:rsidRPr="002A32E8" w:rsidRDefault="00097331" w:rsidP="00097331">
      <w:pPr>
        <w:rPr>
          <w:ins w:id="7" w:author="Syed Nazim Ali" w:date="2025-11-19T20:23:00Z" w16du:dateUtc="2025-11-20T01:23:00Z"/>
          <w:b/>
          <w:bCs/>
        </w:rPr>
      </w:pPr>
      <w:ins w:id="8" w:author="Syed Nazim Ali" w:date="2025-11-19T20:23:00Z" w16du:dateUtc="2025-11-20T01:23:00Z">
        <w:r w:rsidRPr="002A32E8">
          <w:rPr>
            <w:b/>
            <w:bCs/>
          </w:rPr>
          <w:t>Contact</w:t>
        </w:r>
      </w:ins>
    </w:p>
    <w:p w14:paraId="4CCE5636" w14:textId="77777777" w:rsidR="00097331" w:rsidRPr="002A32E8" w:rsidRDefault="00097331" w:rsidP="00097331">
      <w:pPr>
        <w:rPr>
          <w:ins w:id="9" w:author="Syed Nazim Ali" w:date="2025-11-19T20:23:00Z" w16du:dateUtc="2025-11-20T01:23:00Z"/>
          <w:b/>
          <w:bCs/>
        </w:rPr>
      </w:pPr>
      <w:ins w:id="10" w:author="Syed Nazim Ali" w:date="2025-11-19T20:23:00Z" w16du:dateUtc="2025-11-20T01:23:00Z">
        <w:r w:rsidRPr="002A32E8">
          <w:rPr>
            <w:b/>
            <w:bCs/>
          </w:rPr>
          <w:t>Get in Touch</w:t>
        </w:r>
      </w:ins>
    </w:p>
    <w:p w14:paraId="22CE38AD" w14:textId="1A68CDA9" w:rsidR="00097331" w:rsidRPr="002A32E8" w:rsidRDefault="00097331" w:rsidP="00097331">
      <w:pPr>
        <w:rPr>
          <w:ins w:id="11" w:author="Syed Nazim Ali" w:date="2025-11-19T20:23:00Z" w16du:dateUtc="2025-11-20T01:23:00Z"/>
        </w:rPr>
      </w:pPr>
      <w:ins w:id="12" w:author="Syed Nazim Ali" w:date="2025-11-19T20:23:00Z" w16du:dateUtc="2025-11-20T01:23:00Z">
        <w:r w:rsidRPr="002A32E8">
          <w:t xml:space="preserve">For academic inquiries, activity requests, or collaboration opportunities, please use the contact form or reach out directly using the information below. </w:t>
        </w:r>
      </w:ins>
      <w:ins w:id="13" w:author="Syed Nazim Ali" w:date="2025-11-19T20:24:00Z" w16du:dateUtc="2025-11-20T01:24:00Z">
        <w:r>
          <w:t xml:space="preserve"> </w:t>
        </w:r>
      </w:ins>
    </w:p>
    <w:p w14:paraId="5C60FD44" w14:textId="77777777" w:rsidR="00097331" w:rsidRPr="002A32E8" w:rsidRDefault="00097331" w:rsidP="00097331">
      <w:pPr>
        <w:rPr>
          <w:ins w:id="14" w:author="Syed Nazim Ali" w:date="2025-11-19T20:23:00Z" w16du:dateUtc="2025-11-20T01:23:00Z"/>
        </w:rPr>
      </w:pPr>
      <w:ins w:id="15" w:author="Syed Nazim Ali" w:date="2025-11-19T20:23:00Z" w16du:dateUtc="2025-11-20T01:23:00Z">
        <w:r w:rsidRPr="002A32E8">
          <w:t>Email</w:t>
        </w:r>
      </w:ins>
    </w:p>
    <w:p w14:paraId="0FE1114B" w14:textId="05324DD9" w:rsidR="00097331" w:rsidRPr="002A32E8" w:rsidRDefault="00097331" w:rsidP="00097331">
      <w:pPr>
        <w:rPr>
          <w:ins w:id="16" w:author="Syed Nazim Ali" w:date="2025-11-19T20:23:00Z" w16du:dateUtc="2025-11-20T01:23:00Z"/>
        </w:rPr>
      </w:pPr>
      <w:ins w:id="17" w:author="Syed Nazim Ali" w:date="2025-11-19T20:24:00Z" w16du:dateUtc="2025-11-20T01:24:00Z">
        <w:r>
          <w:t>snnali@outlook.com</w:t>
        </w:r>
      </w:ins>
    </w:p>
    <w:p w14:paraId="486119D3" w14:textId="77777777" w:rsidR="00097331" w:rsidRPr="002A32E8" w:rsidRDefault="00097331" w:rsidP="00097331">
      <w:pPr>
        <w:rPr>
          <w:ins w:id="18" w:author="Syed Nazim Ali" w:date="2025-11-19T20:23:00Z" w16du:dateUtc="2025-11-20T01:23:00Z"/>
        </w:rPr>
      </w:pPr>
      <w:ins w:id="19" w:author="Syed Nazim Ali" w:date="2025-11-19T20:23:00Z" w16du:dateUtc="2025-11-20T01:23:00Z">
        <w:r w:rsidRPr="002A32E8">
          <w:t>ifpnazimali@gmail.com</w:t>
        </w:r>
      </w:ins>
    </w:p>
    <w:p w14:paraId="50289A9A" w14:textId="77777777" w:rsidR="00097331" w:rsidRPr="002A32E8" w:rsidRDefault="00097331" w:rsidP="00097331">
      <w:pPr>
        <w:rPr>
          <w:ins w:id="20" w:author="Syed Nazim Ali" w:date="2025-11-19T20:23:00Z" w16du:dateUtc="2025-11-20T01:23:00Z"/>
        </w:rPr>
      </w:pPr>
      <w:ins w:id="21" w:author="Syed Nazim Ali" w:date="2025-11-19T20:23:00Z" w16du:dateUtc="2025-11-20T01:23:00Z">
        <w:r w:rsidRPr="002A32E8">
          <w:t>Mobile</w:t>
        </w:r>
      </w:ins>
    </w:p>
    <w:p w14:paraId="40BFF5D0" w14:textId="31C1C49C" w:rsidR="00097331" w:rsidRPr="002A32E8" w:rsidRDefault="00097331" w:rsidP="00097331">
      <w:pPr>
        <w:rPr>
          <w:ins w:id="22" w:author="Syed Nazim Ali" w:date="2025-11-19T20:23:00Z" w16du:dateUtc="2025-11-20T01:23:00Z"/>
        </w:rPr>
      </w:pPr>
      <w:ins w:id="23" w:author="Syed Nazim Ali" w:date="2025-11-19T20:23:00Z" w16du:dateUtc="2025-11-20T01:23:00Z">
        <w:r w:rsidRPr="002A32E8">
          <w:t>+</w:t>
        </w:r>
      </w:ins>
      <w:ins w:id="24" w:author="Syed Nazim Ali" w:date="2025-11-19T20:24:00Z" w16du:dateUtc="2025-11-20T01:24:00Z">
        <w:r>
          <w:t>1 774 434 0812</w:t>
        </w:r>
      </w:ins>
    </w:p>
    <w:p w14:paraId="1F460DAC" w14:textId="40275BD7" w:rsidR="00097331" w:rsidRPr="002A32E8" w:rsidRDefault="00097331" w:rsidP="00097331">
      <w:pPr>
        <w:rPr>
          <w:ins w:id="25" w:author="Syed Nazim Ali" w:date="2025-11-19T20:23:00Z" w16du:dateUtc="2025-11-20T01:23:00Z"/>
        </w:rPr>
      </w:pPr>
      <w:ins w:id="26" w:author="Syed Nazim Ali" w:date="2025-11-19T20:23:00Z" w16du:dateUtc="2025-11-20T01:23:00Z">
        <w:r w:rsidRPr="002A32E8">
          <w:t>Address</w:t>
        </w:r>
      </w:ins>
    </w:p>
    <w:p w14:paraId="33499B76" w14:textId="055BC664" w:rsidR="005C3284" w:rsidRDefault="005C3284" w:rsidP="00097331">
      <w:pPr>
        <w:rPr>
          <w:ins w:id="27" w:author="Syed Nazim Ali" w:date="2025-11-19T20:26:00Z" w16du:dateUtc="2025-11-20T01:26:00Z"/>
        </w:rPr>
      </w:pPr>
      <w:ins w:id="28" w:author="Syed Nazim Ali" w:date="2025-11-19T20:26:00Z" w16du:dateUtc="2025-11-20T01:26:00Z">
        <w:r>
          <w:t>119 Chauncy Street</w:t>
        </w:r>
      </w:ins>
    </w:p>
    <w:p w14:paraId="37644E0C" w14:textId="593016E1" w:rsidR="005C3284" w:rsidRDefault="005C3284" w:rsidP="00097331">
      <w:pPr>
        <w:rPr>
          <w:ins w:id="29" w:author="Syed Nazim Ali" w:date="2025-11-19T20:26:00Z" w16du:dateUtc="2025-11-20T01:26:00Z"/>
        </w:rPr>
      </w:pPr>
      <w:ins w:id="30" w:author="Syed Nazim Ali" w:date="2025-11-19T20:26:00Z" w16du:dateUtc="2025-11-20T01:26:00Z">
        <w:r>
          <w:t>Mansfield, MA 02048, USA</w:t>
        </w:r>
      </w:ins>
    </w:p>
    <w:p w14:paraId="624A3DD0" w14:textId="5651A7E9" w:rsidR="00097331" w:rsidDel="005C3284" w:rsidRDefault="00097331" w:rsidP="002A32E8">
      <w:pPr>
        <w:rPr>
          <w:del w:id="31" w:author="Syed Nazim Ali" w:date="2025-11-19T20:26:00Z" w16du:dateUtc="2025-11-20T01:26:00Z"/>
        </w:rPr>
      </w:pPr>
    </w:p>
    <w:p w14:paraId="19A9219F" w14:textId="5953A1A4" w:rsidR="00D11E9F" w:rsidDel="005C3284" w:rsidRDefault="00D11E9F">
      <w:pPr>
        <w:rPr>
          <w:del w:id="32" w:author="Syed Nazim Ali" w:date="2025-11-19T20:27:00Z" w16du:dateUtc="2025-11-20T01:27:00Z"/>
        </w:rPr>
      </w:pPr>
    </w:p>
    <w:p w14:paraId="198FED25" w14:textId="77777777" w:rsidR="002A32E8" w:rsidRPr="002A32E8" w:rsidRDefault="002A32E8" w:rsidP="002A32E8">
      <w:pPr>
        <w:rPr>
          <w:b/>
          <w:bCs/>
        </w:rPr>
      </w:pPr>
      <w:r w:rsidRPr="002A32E8">
        <w:rPr>
          <w:b/>
          <w:bCs/>
        </w:rPr>
        <w:t>Upcoming Books</w:t>
      </w:r>
    </w:p>
    <w:p w14:paraId="3E6B6F71" w14:textId="162EAD64" w:rsidR="005C3284" w:rsidRPr="005C3284" w:rsidRDefault="005C3284" w:rsidP="005C3284">
      <w:pPr>
        <w:tabs>
          <w:tab w:val="left" w:pos="1980"/>
        </w:tabs>
        <w:spacing w:after="0" w:line="240" w:lineRule="auto"/>
        <w:rPr>
          <w:ins w:id="33" w:author="Syed Nazim Ali" w:date="2025-11-19T20:28:00Z" w16du:dateUtc="2025-11-20T01:28:00Z"/>
          <w:rFonts w:ascii="Garamond" w:hAnsi="Garamond" w:cs="Lao UI"/>
          <w:b/>
          <w:bCs/>
          <w:rPrChange w:id="34" w:author="Syed Nazim Ali" w:date="2025-11-19T20:29:00Z" w16du:dateUtc="2025-11-20T01:29:00Z">
            <w:rPr>
              <w:ins w:id="35" w:author="Syed Nazim Ali" w:date="2025-11-19T20:28:00Z" w16du:dateUtc="2025-11-20T01:28:00Z"/>
              <w:rFonts w:ascii="Garamond" w:hAnsi="Garamond" w:cs="Lao UI"/>
              <w:b/>
              <w:bCs/>
              <w:i/>
              <w:iCs/>
              <w:sz w:val="44"/>
              <w:szCs w:val="44"/>
            </w:rPr>
          </w:rPrChange>
        </w:rPr>
      </w:pPr>
      <w:ins w:id="36" w:author="Syed Nazim Ali" w:date="2025-11-19T20:29:00Z" w16du:dateUtc="2025-11-20T01:29:00Z">
        <w:r>
          <w:rPr>
            <w:rFonts w:ascii="Garamond" w:hAnsi="Garamond" w:cs="Lao UI"/>
            <w:b/>
            <w:bCs/>
          </w:rPr>
          <w:t>“</w:t>
        </w:r>
      </w:ins>
      <w:ins w:id="37" w:author="Syed Nazim Ali" w:date="2025-11-19T20:28:00Z" w16du:dateUtc="2025-11-20T01:28:00Z">
        <w:r w:rsidRPr="005C3284">
          <w:rPr>
            <w:rFonts w:ascii="Garamond" w:hAnsi="Garamond" w:cs="Lao UI"/>
            <w:b/>
            <w:bCs/>
            <w:rPrChange w:id="38" w:author="Syed Nazim Ali" w:date="2025-11-19T20:29:00Z" w16du:dateUtc="2025-11-20T01:29:00Z">
              <w:rPr>
                <w:rFonts w:ascii="Garamond" w:hAnsi="Garamond" w:cs="Lao UI"/>
                <w:b/>
                <w:bCs/>
                <w:sz w:val="96"/>
                <w:szCs w:val="96"/>
              </w:rPr>
            </w:rPrChange>
          </w:rPr>
          <w:t>Curiosity to Calling</w:t>
        </w:r>
      </w:ins>
      <w:ins w:id="39" w:author="Syed Nazim Ali" w:date="2025-11-19T20:29:00Z" w16du:dateUtc="2025-11-20T01:29:00Z">
        <w:r>
          <w:rPr>
            <w:rFonts w:ascii="Garamond" w:hAnsi="Garamond" w:cs="Lao UI"/>
            <w:b/>
            <w:bCs/>
          </w:rPr>
          <w:t>: M</w:t>
        </w:r>
      </w:ins>
      <w:ins w:id="40" w:author="Syed Nazim Ali" w:date="2025-11-19T20:28:00Z" w16du:dateUtc="2025-11-20T01:28:00Z">
        <w:r w:rsidRPr="005C3284">
          <w:rPr>
            <w:rFonts w:ascii="Garamond" w:hAnsi="Garamond" w:cs="Lao UI"/>
            <w:b/>
            <w:bCs/>
            <w:i/>
            <w:iCs/>
            <w:rPrChange w:id="41" w:author="Syed Nazim Ali" w:date="2025-11-19T20:29:00Z" w16du:dateUtc="2025-11-20T01:29:00Z">
              <w:rPr>
                <w:rFonts w:ascii="Garamond" w:hAnsi="Garamond" w:cs="Lao UI"/>
                <w:b/>
                <w:bCs/>
                <w:i/>
                <w:iCs/>
                <w:sz w:val="44"/>
                <w:szCs w:val="44"/>
              </w:rPr>
            </w:rPrChange>
          </w:rPr>
          <w:t>y Life in Islamic Finance</w:t>
        </w:r>
      </w:ins>
      <w:ins w:id="42" w:author="Syed Nazim Ali" w:date="2025-11-19T20:29:00Z" w16du:dateUtc="2025-11-20T01:29:00Z">
        <w:r>
          <w:rPr>
            <w:rFonts w:ascii="Garamond" w:hAnsi="Garamond" w:cs="Lao UI"/>
            <w:b/>
            <w:bCs/>
            <w:i/>
            <w:iCs/>
          </w:rPr>
          <w:t>”</w:t>
        </w:r>
      </w:ins>
    </w:p>
    <w:p w14:paraId="41896E05" w14:textId="24769894" w:rsidR="002A32E8" w:rsidRPr="002A32E8" w:rsidRDefault="002A32E8" w:rsidP="002A32E8">
      <w:del w:id="43" w:author="Syed Nazim Ali" w:date="2025-11-19T20:28:00Z" w16du:dateUtc="2025-11-20T01:28:00Z">
        <w:r w:rsidRPr="002A32E8" w:rsidDel="005C3284">
          <w:delText>"A Journey Through Islamic Finance: My Autobiography</w:delText>
        </w:r>
      </w:del>
      <w:r w:rsidRPr="002A32E8">
        <w:t>"</w:t>
      </w:r>
    </w:p>
    <w:p w14:paraId="26D75D2D" w14:textId="016CFEEA" w:rsidR="005C3284" w:rsidRDefault="005C3284" w:rsidP="002A32E8">
      <w:pPr>
        <w:rPr>
          <w:ins w:id="44" w:author="Syed Nazim Ali" w:date="2025-11-19T20:28:00Z" w16du:dateUtc="2025-11-20T01:28:00Z"/>
        </w:rPr>
      </w:pPr>
      <w:ins w:id="45" w:author="Syed Nazim Ali" w:date="2025-11-19T20:28:00Z">
        <w:r w:rsidRPr="005C3284">
          <w:t>Dr. Syed Nazim Ali is currently writing his autobiography, chronicling his pioneering journey in Islamic finance</w:t>
        </w:r>
      </w:ins>
      <w:ins w:id="46" w:author="Syed Nazim Ali" w:date="2025-11-19T20:28:00Z" w16du:dateUtc="2025-11-20T01:28:00Z">
        <w:r>
          <w:t xml:space="preserve"> </w:t>
        </w:r>
      </w:ins>
      <w:ins w:id="47" w:author="Syed Nazim Ali" w:date="2025-11-19T20:28:00Z">
        <w:r w:rsidRPr="005C3284">
          <w:t xml:space="preserve">from founding the Harvard Islamic Finance Information Program to establishing major international conferences and mentoring emerging scholars across the globe. This </w:t>
        </w:r>
        <w:r w:rsidRPr="005C3284">
          <w:lastRenderedPageBreak/>
          <w:t>memoir will offer unique insights into the development of the global Islamic finance industry over the past three decades.</w:t>
        </w:r>
      </w:ins>
    </w:p>
    <w:p w14:paraId="504E9DE4" w14:textId="7C6AC368" w:rsidR="002A32E8" w:rsidRPr="002A32E8" w:rsidDel="005C3284" w:rsidRDefault="002A32E8" w:rsidP="002A32E8">
      <w:pPr>
        <w:rPr>
          <w:del w:id="48" w:author="Syed Nazim Ali" w:date="2025-11-19T20:28:00Z" w16du:dateUtc="2025-11-20T01:28:00Z"/>
        </w:rPr>
      </w:pPr>
      <w:del w:id="49" w:author="Syed Nazim Ali" w:date="2025-11-19T20:28:00Z" w16du:dateUtc="2025-11-20T01:28:00Z">
        <w:r w:rsidRPr="002A32E8" w:rsidDel="005C3284">
          <w:delText>Dr. Syed Nazim Ali is currently writing his autobiography, chronicling his pioneering journey in Islamic finance, from founding the Harvard Islamic Finance Information Program to establishing major international conferences and advising governments worldwide. This memoir will offer unique insights into the development of the global Islamic finance industry over the past three decades.</w:delText>
        </w:r>
      </w:del>
    </w:p>
    <w:p w14:paraId="730C1921" w14:textId="38C161CD" w:rsidR="002A32E8" w:rsidRPr="002A32E8" w:rsidDel="00AA0F14" w:rsidRDefault="002A32E8" w:rsidP="002A32E8">
      <w:pPr>
        <w:rPr>
          <w:del w:id="50" w:author="Syed Nazim Ali" w:date="2025-11-19T20:30:00Z" w16du:dateUtc="2025-11-20T01:30:00Z"/>
        </w:rPr>
      </w:pPr>
      <w:del w:id="51" w:author="Syed Nazim Ali" w:date="2025-11-19T20:30:00Z" w16du:dateUtc="2025-11-20T01:30:00Z">
        <w:r w:rsidRPr="002A32E8" w:rsidDel="00AA0F14">
          <w:delText>Be the first to know when it's available</w:delText>
        </w:r>
      </w:del>
    </w:p>
    <w:p w14:paraId="322CF702" w14:textId="2250812A" w:rsidR="002A32E8" w:rsidRPr="002A32E8" w:rsidDel="00AA0F14" w:rsidRDefault="002A32E8" w:rsidP="002A32E8">
      <w:pPr>
        <w:rPr>
          <w:del w:id="52" w:author="Syed Nazim Ali" w:date="2025-11-19T20:30:00Z" w16du:dateUtc="2025-11-20T01:30:00Z"/>
          <w:vanish/>
        </w:rPr>
      </w:pPr>
      <w:del w:id="53" w:author="Syed Nazim Ali" w:date="2025-11-19T20:30:00Z" w16du:dateUtc="2025-11-20T01:30:00Z">
        <w:r w:rsidRPr="002A32E8" w:rsidDel="00AA0F14">
          <w:rPr>
            <w:vanish/>
          </w:rPr>
          <w:delText>Top of Form</w:delText>
        </w:r>
      </w:del>
    </w:p>
    <w:p w14:paraId="020CD07C" w14:textId="62BF86C2" w:rsidR="002A32E8" w:rsidRPr="002A32E8" w:rsidDel="00AA0F14" w:rsidRDefault="002A32E8" w:rsidP="002A32E8">
      <w:pPr>
        <w:rPr>
          <w:del w:id="54" w:author="Syed Nazim Ali" w:date="2025-11-19T20:30:00Z" w16du:dateUtc="2025-11-20T01:30:00Z"/>
        </w:rPr>
      </w:pPr>
      <w:del w:id="55" w:author="Syed Nazim Ali" w:date="2025-11-19T20:30:00Z" w16du:dateUtc="2025-11-20T01:30:00Z">
        <w:r w:rsidRPr="002A32E8" w:rsidDel="00AA0F14">
          <w:delText>Pre-Register</w:delText>
        </w:r>
      </w:del>
    </w:p>
    <w:p w14:paraId="40A6E6D6" w14:textId="1F727002" w:rsidR="002A32E8" w:rsidRPr="002A32E8" w:rsidDel="00AA0F14" w:rsidRDefault="002A32E8" w:rsidP="002A32E8">
      <w:pPr>
        <w:rPr>
          <w:del w:id="56" w:author="Syed Nazim Ali" w:date="2025-11-19T20:30:00Z" w16du:dateUtc="2025-11-20T01:30:00Z"/>
          <w:vanish/>
        </w:rPr>
      </w:pPr>
      <w:del w:id="57" w:author="Syed Nazim Ali" w:date="2025-11-19T20:30:00Z" w16du:dateUtc="2025-11-20T01:30:00Z">
        <w:r w:rsidRPr="002A32E8" w:rsidDel="00AA0F14">
          <w:rPr>
            <w:vanish/>
          </w:rPr>
          <w:delText>Bottom of Form</w:delText>
        </w:r>
      </w:del>
    </w:p>
    <w:p w14:paraId="5DF265A7" w14:textId="1BA4FD90" w:rsidR="002A32E8" w:rsidRPr="002A32E8" w:rsidDel="00AA0F14" w:rsidRDefault="002A32E8" w:rsidP="002A32E8">
      <w:pPr>
        <w:rPr>
          <w:del w:id="58" w:author="Syed Nazim Ali" w:date="2025-11-19T20:30:00Z" w16du:dateUtc="2025-11-20T01:30:00Z"/>
        </w:rPr>
      </w:pPr>
      <w:del w:id="59" w:author="Syed Nazim Ali" w:date="2025-11-19T20:30:00Z" w16du:dateUtc="2025-11-20T01:30:00Z">
        <w:r w:rsidRPr="002A32E8" w:rsidDel="00AA0F14">
          <w:delText>You'll receive updates on the book's progress and be notified as soon as it's available.</w:delText>
        </w:r>
      </w:del>
    </w:p>
    <w:p w14:paraId="37329435" w14:textId="5684A423" w:rsidR="002A32E8" w:rsidRPr="002A32E8" w:rsidRDefault="002A32E8" w:rsidP="002A32E8">
      <w:pPr>
        <w:rPr>
          <w:b/>
          <w:bCs/>
        </w:rPr>
      </w:pPr>
      <w:del w:id="60" w:author="Syed Nazim Ali" w:date="2025-11-19T20:30:00Z" w16du:dateUtc="2025-11-20T01:30:00Z">
        <w:r w:rsidRPr="002A32E8" w:rsidDel="00AA0F14">
          <w:rPr>
            <w:b/>
            <w:bCs/>
          </w:rPr>
          <w:delText>Past Activities</w:delText>
        </w:r>
      </w:del>
      <w:ins w:id="61" w:author="Syed Nazim Ali" w:date="2025-11-19T20:30:00Z" w16du:dateUtc="2025-11-20T01:30:00Z">
        <w:r w:rsidR="00AA0F14">
          <w:t xml:space="preserve"> </w:t>
        </w:r>
      </w:ins>
    </w:p>
    <w:p w14:paraId="11F045A9" w14:textId="77777777" w:rsidR="00AA0F14" w:rsidRPr="00AA0F14" w:rsidRDefault="00AA0F14" w:rsidP="00AA0F14">
      <w:pPr>
        <w:rPr>
          <w:ins w:id="62" w:author="Syed Nazim Ali" w:date="2025-11-19T20:32:00Z"/>
          <w:b/>
          <w:bCs/>
        </w:rPr>
      </w:pPr>
      <w:ins w:id="63" w:author="Syed Nazim Ali" w:date="2025-11-19T20:32:00Z">
        <w:r w:rsidRPr="00AA0F14">
          <w:rPr>
            <w:b/>
            <w:bCs/>
          </w:rPr>
          <w:t>Past Activities</w:t>
        </w:r>
      </w:ins>
    </w:p>
    <w:p w14:paraId="49AD2A27" w14:textId="47298A55" w:rsidR="00AA0F14" w:rsidRDefault="00AA0F14" w:rsidP="00AA0F14">
      <w:pPr>
        <w:rPr>
          <w:ins w:id="64" w:author="Syed Nazim Ali" w:date="2025-11-19T20:49:00Z" w16du:dateUtc="2025-11-20T01:49:00Z"/>
        </w:rPr>
      </w:pPr>
      <w:ins w:id="65" w:author="Syed Nazim Ali" w:date="2025-11-19T20:32:00Z">
        <w:r w:rsidRPr="00AA0F14">
          <w:t>All</w:t>
        </w:r>
      </w:ins>
      <w:ins w:id="66" w:author="Syed Nazim Ali" w:date="2025-11-19T20:33:00Z" w16du:dateUtc="2025-11-20T01:33:00Z">
        <w:r>
          <w:t xml:space="preserve">    </w:t>
        </w:r>
      </w:ins>
      <w:ins w:id="67" w:author="Syed Nazim Ali" w:date="2025-11-19T20:32:00Z">
        <w:r w:rsidRPr="00AA0F14">
          <w:t>Conferences</w:t>
        </w:r>
      </w:ins>
      <w:ins w:id="68" w:author="Syed Nazim Ali" w:date="2025-11-19T20:33:00Z" w16du:dateUtc="2025-11-20T01:33:00Z">
        <w:r>
          <w:t xml:space="preserve">    </w:t>
        </w:r>
      </w:ins>
      <w:ins w:id="69" w:author="Syed Nazim Ali" w:date="2025-11-19T20:32:00Z">
        <w:r w:rsidRPr="00AA0F14">
          <w:t>Lectures</w:t>
        </w:r>
      </w:ins>
      <w:ins w:id="70" w:author="Syed Nazim Ali" w:date="2025-11-19T20:33:00Z" w16du:dateUtc="2025-11-20T01:33:00Z">
        <w:r>
          <w:t xml:space="preserve">    </w:t>
        </w:r>
      </w:ins>
      <w:ins w:id="71" w:author="Syed Nazim Ali" w:date="2025-11-19T20:32:00Z">
        <w:r w:rsidRPr="00AA0F14">
          <w:t>Workshops</w:t>
        </w:r>
      </w:ins>
      <w:ins w:id="72" w:author="Syed Nazim Ali" w:date="2025-11-19T20:33:00Z" w16du:dateUtc="2025-11-20T01:33:00Z">
        <w:r>
          <w:t xml:space="preserve">   </w:t>
        </w:r>
      </w:ins>
      <w:ins w:id="73" w:author="Syed Nazim Ali" w:date="2025-11-19T20:32:00Z">
        <w:r w:rsidRPr="00AA0F14">
          <w:t>Panels</w:t>
        </w:r>
      </w:ins>
    </w:p>
    <w:p w14:paraId="69BE35EF" w14:textId="7F7D39EB" w:rsidR="0056665C" w:rsidRDefault="0056665C" w:rsidP="00AA0F14">
      <w:pPr>
        <w:rPr>
          <w:ins w:id="74" w:author="Syed Nazim Ali" w:date="2025-11-19T20:50:00Z" w16du:dateUtc="2025-11-20T01:50:00Z"/>
        </w:rPr>
      </w:pPr>
      <w:ins w:id="75" w:author="Syed Nazim Ali" w:date="2025-11-19T20:49:00Z" w16du:dateUtc="2025-11-20T01:49:00Z">
        <w:r>
          <w:t>Conferences</w:t>
        </w:r>
      </w:ins>
    </w:p>
    <w:p w14:paraId="1D019DFC" w14:textId="15C79605" w:rsidR="0056665C" w:rsidRDefault="0056665C" w:rsidP="00AA0F14">
      <w:pPr>
        <w:rPr>
          <w:ins w:id="76" w:author="Syed Nazim Ali" w:date="2025-11-19T20:50:00Z" w16du:dateUtc="2025-11-20T01:50:00Z"/>
        </w:rPr>
      </w:pPr>
      <w:ins w:id="77" w:author="Syed Nazim Ali" w:date="2025-11-19T20:50:00Z" w16du:dateUtc="2025-11-20T01:50:00Z">
        <w:r>
          <w:t>Harvard University</w:t>
        </w:r>
      </w:ins>
    </w:p>
    <w:p w14:paraId="6A8EB5CF" w14:textId="77777777" w:rsidR="008C709D" w:rsidRDefault="0056665C" w:rsidP="00AA0F14">
      <w:pPr>
        <w:rPr>
          <w:ins w:id="78" w:author="Syed Nazim Ali" w:date="2025-11-19T20:50:00Z" w16du:dateUtc="2025-11-20T01:50:00Z"/>
        </w:rPr>
      </w:pPr>
      <w:ins w:id="79" w:author="Syed Nazim Ali" w:date="2025-11-19T20:50:00Z" w16du:dateUtc="2025-11-20T01:50:00Z">
        <w:r>
          <w:t xml:space="preserve">Please download all postings from Archives </w:t>
        </w:r>
        <w:r w:rsidR="008C709D">
          <w:t xml:space="preserve"> </w:t>
        </w:r>
        <w:r w:rsidR="008C709D">
          <w:fldChar w:fldCharType="begin"/>
        </w:r>
        <w:r w:rsidR="008C709D">
          <w:instrText>HYPERLINK "</w:instrText>
        </w:r>
        <w:r w:rsidR="008C709D" w:rsidRPr="008C709D">
          <w:instrText>https://ifcharvard.com/home/archives/</w:instrText>
        </w:r>
        <w:r w:rsidR="008C709D">
          <w:instrText>"</w:instrText>
        </w:r>
        <w:r w:rsidR="008C709D">
          <w:fldChar w:fldCharType="separate"/>
        </w:r>
        <w:r w:rsidR="008C709D" w:rsidRPr="00F44C39">
          <w:rPr>
            <w:rStyle w:val="Hyperlink"/>
          </w:rPr>
          <w:t>https://ifcharvard.com/home/archives/</w:t>
        </w:r>
        <w:r w:rsidR="008C709D">
          <w:fldChar w:fldCharType="end"/>
        </w:r>
        <w:r w:rsidR="008C709D">
          <w:t xml:space="preserve"> </w:t>
        </w:r>
      </w:ins>
    </w:p>
    <w:p w14:paraId="65CC4C92" w14:textId="7D915712" w:rsidR="0056665C" w:rsidRDefault="0056665C" w:rsidP="00AA0F14">
      <w:pPr>
        <w:rPr>
          <w:ins w:id="80" w:author="Syed Nazim Ali" w:date="2025-11-19T20:53:00Z" w16du:dateUtc="2025-11-20T01:53:00Z"/>
        </w:rPr>
      </w:pPr>
      <w:ins w:id="81" w:author="Syed Nazim Ali" w:date="2025-11-19T20:50:00Z" w16du:dateUtc="2025-11-20T01:50:00Z">
        <w:r>
          <w:t xml:space="preserve">and any other relevant </w:t>
        </w:r>
        <w:r w:rsidR="008C709D">
          <w:t xml:space="preserve">information from </w:t>
        </w:r>
      </w:ins>
      <w:ins w:id="82" w:author="Syed Nazim Ali" w:date="2025-11-19T20:51:00Z" w16du:dateUtc="2025-11-20T01:51:00Z">
        <w:r w:rsidR="008C709D">
          <w:t>this website</w:t>
        </w:r>
      </w:ins>
    </w:p>
    <w:p w14:paraId="6BACBE4F" w14:textId="697F993A" w:rsidR="008C709D" w:rsidRDefault="008C709D" w:rsidP="00AA0F14">
      <w:pPr>
        <w:rPr>
          <w:ins w:id="83" w:author="Syed Nazim Ali" w:date="2025-11-19T20:53:00Z" w16du:dateUtc="2025-11-20T01:53:00Z"/>
        </w:rPr>
      </w:pPr>
      <w:ins w:id="84" w:author="Syed Nazim Ali" w:date="2025-11-19T20:53:00Z" w16du:dateUtc="2025-11-20T01:53:00Z">
        <w:r>
          <w:t xml:space="preserve">Also find all Harvard conferences in chronological order from these links </w:t>
        </w:r>
        <w:r>
          <w:fldChar w:fldCharType="begin"/>
        </w:r>
        <w:r>
          <w:instrText>HYPERLINK "</w:instrText>
        </w:r>
        <w:r w:rsidRPr="008C709D">
          <w:instrText>https://drive.google.com/drive/folders/1wlfIXEka1MkqLWTDumWvgHmOOFluNr3u</w:instrText>
        </w:r>
        <w:r>
          <w:instrText>"</w:instrText>
        </w:r>
        <w:r>
          <w:fldChar w:fldCharType="separate"/>
        </w:r>
        <w:r w:rsidRPr="00F44C39">
          <w:rPr>
            <w:rStyle w:val="Hyperlink"/>
          </w:rPr>
          <w:t>https://drive.google.com/drive/folders/1wlfIXEka1MkqLWTDumWvgHmOOFluNr3u</w:t>
        </w:r>
        <w:r>
          <w:fldChar w:fldCharType="end"/>
        </w:r>
      </w:ins>
    </w:p>
    <w:p w14:paraId="35C3AD54" w14:textId="3C808EF9" w:rsidR="008C709D" w:rsidRDefault="008C709D" w:rsidP="00AA0F14">
      <w:pPr>
        <w:rPr>
          <w:ins w:id="85" w:author="Syed Nazim Ali" w:date="2025-11-19T20:52:00Z" w16du:dateUtc="2025-11-20T01:52:00Z"/>
        </w:rPr>
      </w:pPr>
      <w:ins w:id="86" w:author="Syed Nazim Ali" w:date="2025-11-19T20:51:00Z" w16du:dateUtc="2025-11-20T01:51:00Z">
        <w:r>
          <w:t>Also place this file in the beginning of Harvard Islamic finance Conferenc</w:t>
        </w:r>
      </w:ins>
      <w:ins w:id="87" w:author="Syed Nazim Ali" w:date="2025-11-19T20:52:00Z" w16du:dateUtc="2025-11-20T01:52:00Z">
        <w:r>
          <w:t>e</w:t>
        </w:r>
      </w:ins>
    </w:p>
    <w:p w14:paraId="0DCA0DB7" w14:textId="459FE6F9" w:rsidR="008C709D" w:rsidRDefault="008C709D" w:rsidP="00AA0F14">
      <w:pPr>
        <w:rPr>
          <w:ins w:id="88" w:author="Syed Nazim Ali" w:date="2025-11-19T20:52:00Z" w16du:dateUtc="2025-11-20T01:52:00Z"/>
        </w:rPr>
      </w:pPr>
      <w:ins w:id="89" w:author="Syed Nazim Ali" w:date="2025-11-19T20:52:00Z" w16du:dateUtc="2025-11-20T01:52:00Z">
        <w:r>
          <w:fldChar w:fldCharType="begin"/>
        </w:r>
        <w:r>
          <w:instrText>HYPERLINK "</w:instrText>
        </w:r>
        <w:r w:rsidRPr="008C709D">
          <w:instrText>https://drive.google.com/drive/folders/1z2_Ekl3dXysLbzOJah7nbi4yBPelpigw</w:instrText>
        </w:r>
        <w:r>
          <w:instrText>"</w:instrText>
        </w:r>
        <w:r>
          <w:fldChar w:fldCharType="separate"/>
        </w:r>
        <w:r w:rsidRPr="00F44C39">
          <w:rPr>
            <w:rStyle w:val="Hyperlink"/>
          </w:rPr>
          <w:t>https://drive.google.com/drive/folders/1z2_Ekl3dXysLbzOJah7nbi4yBPelpigw</w:t>
        </w:r>
        <w:r>
          <w:fldChar w:fldCharType="end"/>
        </w:r>
      </w:ins>
    </w:p>
    <w:p w14:paraId="57838A1D" w14:textId="77777777" w:rsidR="008C709D" w:rsidRDefault="008C709D" w:rsidP="008C709D">
      <w:pPr>
        <w:spacing w:after="0" w:line="240" w:lineRule="auto"/>
        <w:rPr>
          <w:ins w:id="90" w:author="Syed Nazim Ali" w:date="2025-11-19T20:55:00Z" w16du:dateUtc="2025-11-20T01:55:00Z"/>
        </w:rPr>
        <w:pPrChange w:id="91" w:author="Syed Nazim Ali" w:date="2025-11-19T20:55:00Z" w16du:dateUtc="2025-11-20T01:55:00Z">
          <w:pPr/>
        </w:pPrChange>
      </w:pPr>
      <w:ins w:id="92" w:author="Syed Nazim Ali" w:date="2025-11-19T20:55:00Z" w16du:dateUtc="2025-11-20T01:55:00Z">
        <w:r>
          <w:t>My tenure at Harvard from 1995 to 2014</w:t>
        </w:r>
      </w:ins>
    </w:p>
    <w:p w14:paraId="6F129A26" w14:textId="3BF595E0" w:rsidR="008C709D" w:rsidRDefault="008C709D" w:rsidP="008C709D">
      <w:pPr>
        <w:spacing w:after="0" w:line="240" w:lineRule="auto"/>
        <w:rPr>
          <w:ins w:id="93" w:author="Syed Nazim Ali" w:date="2025-11-19T20:51:00Z" w16du:dateUtc="2025-11-20T01:51:00Z"/>
        </w:rPr>
        <w:pPrChange w:id="94" w:author="Syed Nazim Ali" w:date="2025-11-19T20:55:00Z" w16du:dateUtc="2025-11-20T01:55:00Z">
          <w:pPr/>
        </w:pPrChange>
      </w:pPr>
      <w:ins w:id="95" w:author="Syed Nazim Ali" w:date="2025-11-19T20:55:00Z" w16du:dateUtc="2025-11-20T01:55:00Z">
        <w:r w:rsidRPr="008C709D">
          <w:t>https://docs.google.com/presentation/d/1bhYrAnrtQ8_984Q6dc-Jk737Z3auq3wZ/edit?slide=id.p1#slide=id.p1</w:t>
        </w:r>
      </w:ins>
    </w:p>
    <w:p w14:paraId="46830199" w14:textId="5F2B8725" w:rsidR="008C709D" w:rsidRPr="00AA0F14" w:rsidRDefault="008C709D" w:rsidP="00AA0F14">
      <w:pPr>
        <w:rPr>
          <w:ins w:id="96" w:author="Syed Nazim Ali" w:date="2025-11-19T20:32:00Z"/>
        </w:rPr>
      </w:pPr>
      <w:ins w:id="97" w:author="Syed Nazim Ali" w:date="2025-11-19T20:56:00Z" w16du:dateUtc="2025-11-20T01:56:00Z">
        <w:r w:rsidRPr="008C709D">
          <w:t>https://drive.google.com/drive/folders/1k2q0MlTvSaF5MTbKwNrIOzl3d_t7NDwR</w:t>
        </w:r>
      </w:ins>
    </w:p>
    <w:p w14:paraId="608AF16D" w14:textId="459F24C0" w:rsidR="008C709D" w:rsidRDefault="008C709D" w:rsidP="002A32E8">
      <w:pPr>
        <w:rPr>
          <w:ins w:id="98" w:author="Syed Nazim Ali" w:date="2025-11-19T20:56:00Z" w16du:dateUtc="2025-11-20T01:56:00Z"/>
        </w:rPr>
      </w:pPr>
      <w:ins w:id="99" w:author="Syed Nazim Ali" w:date="2025-11-19T20:56:00Z" w16du:dateUtc="2025-11-20T01:56:00Z">
        <w:r>
          <w:t>LSE and SOAS Events</w:t>
        </w:r>
      </w:ins>
    </w:p>
    <w:p w14:paraId="4ADA06B1" w14:textId="30606B65" w:rsidR="008C709D" w:rsidRDefault="008C709D" w:rsidP="002A32E8">
      <w:pPr>
        <w:rPr>
          <w:ins w:id="100" w:author="Syed Nazim Ali" w:date="2025-11-19T20:56:00Z" w16du:dateUtc="2025-11-20T01:56:00Z"/>
        </w:rPr>
      </w:pPr>
      <w:ins w:id="101" w:author="Syed Nazim Ali" w:date="2025-11-19T20:56:00Z" w16du:dateUtc="2025-11-20T01:56:00Z">
        <w:r w:rsidRPr="008C709D">
          <w:t>https://drive.google.com/drive/folders/13dlao_cijyGdCtx-B6AL0NJ2n3u_BRC_</w:t>
        </w:r>
      </w:ins>
    </w:p>
    <w:p w14:paraId="2A6C753F" w14:textId="0A224A59" w:rsidR="002A32E8" w:rsidRPr="002A32E8" w:rsidDel="00AA0F14" w:rsidRDefault="002A32E8" w:rsidP="002A32E8">
      <w:pPr>
        <w:rPr>
          <w:del w:id="102" w:author="Syed Nazim Ali" w:date="2025-11-19T20:32:00Z" w16du:dateUtc="2025-11-20T01:32:00Z"/>
        </w:rPr>
      </w:pPr>
      <w:del w:id="103" w:author="Syed Nazim Ali" w:date="2025-11-19T20:32:00Z" w16du:dateUtc="2025-11-20T01:32:00Z">
        <w:r w:rsidRPr="002A32E8" w:rsidDel="00AA0F14">
          <w:delText>AllConferencesLecturesWorkshopsPanels</w:delText>
        </w:r>
      </w:del>
    </w:p>
    <w:p w14:paraId="1DDAAA03" w14:textId="60385887" w:rsidR="002A32E8" w:rsidRPr="002A32E8" w:rsidDel="00AA0F14" w:rsidRDefault="002A32E8" w:rsidP="002A32E8">
      <w:pPr>
        <w:rPr>
          <w:del w:id="104" w:author="Syed Nazim Ali" w:date="2025-11-19T20:34:00Z" w16du:dateUtc="2025-11-20T01:34:00Z"/>
        </w:rPr>
      </w:pPr>
      <w:del w:id="105" w:author="Syed Nazim Ali" w:date="2025-11-19T20:34:00Z" w16du:dateUtc="2025-11-20T01:34:00Z">
        <w:r w:rsidRPr="002A32E8" w:rsidDel="00AA0F14">
          <w:delText>March 10-12, 2024</w:delText>
        </w:r>
      </w:del>
    </w:p>
    <w:p w14:paraId="68B8EA70" w14:textId="2E7F5355" w:rsidR="002A32E8" w:rsidRPr="002A32E8" w:rsidDel="00AA0F14" w:rsidRDefault="002A32E8" w:rsidP="002A32E8">
      <w:pPr>
        <w:rPr>
          <w:del w:id="106" w:author="Syed Nazim Ali" w:date="2025-11-19T20:34:00Z" w16du:dateUtc="2025-11-20T01:34:00Z"/>
          <w:b/>
          <w:bCs/>
        </w:rPr>
      </w:pPr>
      <w:del w:id="107" w:author="Syed Nazim Ali" w:date="2025-11-19T20:34:00Z" w16du:dateUtc="2025-11-20T01:34:00Z">
        <w:r w:rsidRPr="002A32E8" w:rsidDel="00AA0F14">
          <w:rPr>
            <w:b/>
            <w:bCs/>
          </w:rPr>
          <w:lastRenderedPageBreak/>
          <w:delText>World Islamic Banking Conference</w:delText>
        </w:r>
      </w:del>
    </w:p>
    <w:p w14:paraId="1906B11E" w14:textId="2D2B2236" w:rsidR="002A32E8" w:rsidRPr="002A32E8" w:rsidDel="00AA0F14" w:rsidRDefault="002A32E8" w:rsidP="002A32E8">
      <w:pPr>
        <w:rPr>
          <w:del w:id="108" w:author="Syed Nazim Ali" w:date="2025-11-19T20:34:00Z" w16du:dateUtc="2025-11-20T01:34:00Z"/>
        </w:rPr>
      </w:pPr>
      <w:del w:id="109" w:author="Syed Nazim Ali" w:date="2025-11-19T20:34:00Z" w16du:dateUtc="2025-11-20T01:34:00Z">
        <w:r w:rsidRPr="002A32E8" w:rsidDel="00AA0F14">
          <w:delText>Bahrain Convention Centre, Manama</w:delText>
        </w:r>
      </w:del>
    </w:p>
    <w:p w14:paraId="30C58AFD" w14:textId="51299EE0" w:rsidR="002A32E8" w:rsidRPr="002A32E8" w:rsidDel="00AA0F14" w:rsidRDefault="002A32E8" w:rsidP="002A32E8">
      <w:pPr>
        <w:rPr>
          <w:del w:id="110" w:author="Syed Nazim Ali" w:date="2025-11-19T20:34:00Z" w16du:dateUtc="2025-11-20T01:34:00Z"/>
        </w:rPr>
      </w:pPr>
      <w:del w:id="111" w:author="Syed Nazim Ali" w:date="2025-11-19T20:34:00Z" w16du:dateUtc="2025-11-20T01:34:00Z">
        <w:r w:rsidRPr="002A32E8" w:rsidDel="00AA0F14">
          <w:delText>Hosted by World Islamic Banking Conference</w:delText>
        </w:r>
      </w:del>
    </w:p>
    <w:p w14:paraId="2571E381" w14:textId="3776F681" w:rsidR="002A32E8" w:rsidRPr="002A32E8" w:rsidDel="00AA0F14" w:rsidRDefault="002A32E8" w:rsidP="002A32E8">
      <w:pPr>
        <w:rPr>
          <w:del w:id="112" w:author="Syed Nazim Ali" w:date="2025-11-19T20:34:00Z" w16du:dateUtc="2025-11-20T01:34:00Z"/>
        </w:rPr>
      </w:pPr>
      <w:del w:id="113" w:author="Syed Nazim Ali" w:date="2025-11-19T20:34:00Z" w16du:dateUtc="2025-11-20T01:34:00Z">
        <w:r w:rsidRPr="002A32E8" w:rsidDel="00AA0F14">
          <w:delText>Featured speaker on 'Sustainable Finance: Islamic Perspectives'</w:delText>
        </w:r>
      </w:del>
    </w:p>
    <w:p w14:paraId="1D318C4E" w14:textId="22A9B57E" w:rsidR="002A32E8" w:rsidRPr="002A32E8" w:rsidDel="00AA0F14" w:rsidRDefault="002A32E8" w:rsidP="002A32E8">
      <w:pPr>
        <w:rPr>
          <w:del w:id="114" w:author="Syed Nazim Ali" w:date="2025-11-19T20:34:00Z" w16du:dateUtc="2025-11-20T01:34:00Z"/>
        </w:rPr>
      </w:pPr>
      <w:del w:id="115" w:author="Syed Nazim Ali" w:date="2025-11-19T20:34:00Z" w16du:dateUtc="2025-11-20T01:34:00Z">
        <w:r w:rsidRPr="002A32E8" w:rsidDel="00AA0F14">
          <w:delText>January 25, 2024</w:delText>
        </w:r>
      </w:del>
    </w:p>
    <w:p w14:paraId="10E047E8" w14:textId="35BB2253" w:rsidR="002A32E8" w:rsidRPr="002A32E8" w:rsidDel="00AA0F14" w:rsidRDefault="002A32E8" w:rsidP="002A32E8">
      <w:pPr>
        <w:rPr>
          <w:del w:id="116" w:author="Syed Nazim Ali" w:date="2025-11-19T20:34:00Z" w16du:dateUtc="2025-11-20T01:34:00Z"/>
          <w:b/>
          <w:bCs/>
        </w:rPr>
      </w:pPr>
      <w:del w:id="117" w:author="Syed Nazim Ali" w:date="2025-11-19T20:34:00Z" w16du:dateUtc="2025-11-20T01:34:00Z">
        <w:r w:rsidRPr="002A32E8" w:rsidDel="00AA0F14">
          <w:rPr>
            <w:b/>
            <w:bCs/>
          </w:rPr>
          <w:delText>Harvard Business School Finance Seminar</w:delText>
        </w:r>
      </w:del>
    </w:p>
    <w:p w14:paraId="07335245" w14:textId="67E1943B" w:rsidR="002A32E8" w:rsidRPr="002A32E8" w:rsidDel="00AA0F14" w:rsidRDefault="002A32E8" w:rsidP="002A32E8">
      <w:pPr>
        <w:rPr>
          <w:del w:id="118" w:author="Syed Nazim Ali" w:date="2025-11-19T20:34:00Z" w16du:dateUtc="2025-11-20T01:34:00Z"/>
        </w:rPr>
      </w:pPr>
      <w:del w:id="119" w:author="Syed Nazim Ali" w:date="2025-11-19T20:34:00Z" w16du:dateUtc="2025-11-20T01:34:00Z">
        <w:r w:rsidRPr="002A32E8" w:rsidDel="00AA0F14">
          <w:delText>Harvard Business School, Boston</w:delText>
        </w:r>
      </w:del>
    </w:p>
    <w:p w14:paraId="56E7E360" w14:textId="3462C4C7" w:rsidR="002A32E8" w:rsidRPr="002A32E8" w:rsidDel="00AA0F14" w:rsidRDefault="002A32E8" w:rsidP="002A32E8">
      <w:pPr>
        <w:rPr>
          <w:del w:id="120" w:author="Syed Nazim Ali" w:date="2025-11-19T20:34:00Z" w16du:dateUtc="2025-11-20T01:34:00Z"/>
        </w:rPr>
      </w:pPr>
      <w:del w:id="121" w:author="Syed Nazim Ali" w:date="2025-11-19T20:34:00Z" w16du:dateUtc="2025-11-20T01:34:00Z">
        <w:r w:rsidRPr="002A32E8" w:rsidDel="00AA0F14">
          <w:delText>Hosted by Harvard Business School</w:delText>
        </w:r>
      </w:del>
    </w:p>
    <w:p w14:paraId="190AD090" w14:textId="175D29E6" w:rsidR="002A32E8" w:rsidRPr="002A32E8" w:rsidDel="00AA0F14" w:rsidRDefault="002A32E8" w:rsidP="002A32E8">
      <w:pPr>
        <w:rPr>
          <w:del w:id="122" w:author="Syed Nazim Ali" w:date="2025-11-19T20:34:00Z" w16du:dateUtc="2025-11-20T01:34:00Z"/>
        </w:rPr>
      </w:pPr>
      <w:del w:id="123" w:author="Syed Nazim Ali" w:date="2025-11-19T20:34:00Z" w16du:dateUtc="2025-11-20T01:34:00Z">
        <w:r w:rsidRPr="002A32E8" w:rsidDel="00AA0F14">
          <w:delText>Guest lecturer on 'Risk Management in Islamic Banks'</w:delText>
        </w:r>
      </w:del>
    </w:p>
    <w:p w14:paraId="4EEFF35C" w14:textId="314D7C78" w:rsidR="002A32E8" w:rsidRPr="002A32E8" w:rsidDel="00AA0F14" w:rsidRDefault="002A32E8" w:rsidP="002A32E8">
      <w:pPr>
        <w:rPr>
          <w:del w:id="124" w:author="Syed Nazim Ali" w:date="2025-11-19T20:34:00Z" w16du:dateUtc="2025-11-20T01:34:00Z"/>
        </w:rPr>
      </w:pPr>
      <w:del w:id="125" w:author="Syed Nazim Ali" w:date="2025-11-19T20:34:00Z" w16du:dateUtc="2025-11-20T01:34:00Z">
        <w:r w:rsidRPr="002A32E8" w:rsidDel="00AA0F14">
          <w:delText>November 5-7, 2023</w:delText>
        </w:r>
      </w:del>
    </w:p>
    <w:p w14:paraId="66580276" w14:textId="74B08F41" w:rsidR="002A32E8" w:rsidRPr="002A32E8" w:rsidDel="00AA0F14" w:rsidRDefault="002A32E8" w:rsidP="002A32E8">
      <w:pPr>
        <w:rPr>
          <w:del w:id="126" w:author="Syed Nazim Ali" w:date="2025-11-19T20:34:00Z" w16du:dateUtc="2025-11-20T01:34:00Z"/>
          <w:b/>
          <w:bCs/>
        </w:rPr>
      </w:pPr>
      <w:del w:id="127" w:author="Syed Nazim Ali" w:date="2025-11-19T20:34:00Z" w16du:dateUtc="2025-11-20T01:34:00Z">
        <w:r w:rsidRPr="002A32E8" w:rsidDel="00AA0F14">
          <w:rPr>
            <w:b/>
            <w:bCs/>
          </w:rPr>
          <w:delText>Islamic Finance Leadership Program</w:delText>
        </w:r>
      </w:del>
    </w:p>
    <w:p w14:paraId="5963543D" w14:textId="7C680B64" w:rsidR="002A32E8" w:rsidRPr="002A32E8" w:rsidDel="00AA0F14" w:rsidRDefault="002A32E8" w:rsidP="002A32E8">
      <w:pPr>
        <w:rPr>
          <w:del w:id="128" w:author="Syed Nazim Ali" w:date="2025-11-19T20:34:00Z" w16du:dateUtc="2025-11-20T01:34:00Z"/>
        </w:rPr>
      </w:pPr>
      <w:del w:id="129" w:author="Syed Nazim Ali" w:date="2025-11-19T20:34:00Z" w16du:dateUtc="2025-11-20T01:34:00Z">
        <w:r w:rsidRPr="002A32E8" w:rsidDel="00AA0F14">
          <w:delText>University of Oxford, UK</w:delText>
        </w:r>
      </w:del>
    </w:p>
    <w:p w14:paraId="52A38D2A" w14:textId="50356EB3" w:rsidR="002A32E8" w:rsidRPr="002A32E8" w:rsidDel="00AA0F14" w:rsidRDefault="002A32E8" w:rsidP="002A32E8">
      <w:pPr>
        <w:rPr>
          <w:del w:id="130" w:author="Syed Nazim Ali" w:date="2025-11-19T20:34:00Z" w16du:dateUtc="2025-11-20T01:34:00Z"/>
        </w:rPr>
      </w:pPr>
      <w:del w:id="131" w:author="Syed Nazim Ali" w:date="2025-11-19T20:34:00Z" w16du:dateUtc="2025-11-20T01:34:00Z">
        <w:r w:rsidRPr="002A32E8" w:rsidDel="00AA0F14">
          <w:delText>Hosted by University of Oxford</w:delText>
        </w:r>
      </w:del>
    </w:p>
    <w:p w14:paraId="676B5866" w14:textId="5B0987A7" w:rsidR="002A32E8" w:rsidRPr="002A32E8" w:rsidDel="00AA0F14" w:rsidRDefault="002A32E8" w:rsidP="002A32E8">
      <w:pPr>
        <w:rPr>
          <w:del w:id="132" w:author="Syed Nazim Ali" w:date="2025-11-19T20:34:00Z" w16du:dateUtc="2025-11-20T01:34:00Z"/>
        </w:rPr>
      </w:pPr>
      <w:del w:id="133" w:author="Syed Nazim Ali" w:date="2025-11-19T20:34:00Z" w16du:dateUtc="2025-11-20T01:34:00Z">
        <w:r w:rsidRPr="002A32E8" w:rsidDel="00AA0F14">
          <w:delText>Workshop facilitator for 'Islamic Finance Innovation and Product Development'</w:delText>
        </w:r>
      </w:del>
    </w:p>
    <w:p w14:paraId="1C2B4096" w14:textId="57D4D785" w:rsidR="002A32E8" w:rsidRPr="002A32E8" w:rsidDel="00AA0F14" w:rsidRDefault="002A32E8" w:rsidP="002A32E8">
      <w:pPr>
        <w:rPr>
          <w:del w:id="134" w:author="Syed Nazim Ali" w:date="2025-11-19T20:34:00Z" w16du:dateUtc="2025-11-20T01:34:00Z"/>
        </w:rPr>
      </w:pPr>
      <w:del w:id="135" w:author="Syed Nazim Ali" w:date="2025-11-19T20:34:00Z" w16du:dateUtc="2025-11-20T01:34:00Z">
        <w:r w:rsidRPr="002A32E8" w:rsidDel="00AA0F14">
          <w:delText>October 15, 2023</w:delText>
        </w:r>
      </w:del>
    </w:p>
    <w:p w14:paraId="425973D0" w14:textId="58494742" w:rsidR="002A32E8" w:rsidRPr="002A32E8" w:rsidDel="00AA0F14" w:rsidRDefault="002A32E8" w:rsidP="002A32E8">
      <w:pPr>
        <w:rPr>
          <w:del w:id="136" w:author="Syed Nazim Ali" w:date="2025-11-19T20:34:00Z" w16du:dateUtc="2025-11-20T01:34:00Z"/>
          <w:b/>
          <w:bCs/>
        </w:rPr>
      </w:pPr>
      <w:del w:id="137" w:author="Syed Nazim Ali" w:date="2025-11-19T20:34:00Z" w16du:dateUtc="2025-11-20T01:34:00Z">
        <w:r w:rsidRPr="002A32E8" w:rsidDel="00AA0F14">
          <w:rPr>
            <w:b/>
            <w:bCs/>
          </w:rPr>
          <w:delText>Qatar Financial Centre Policy Dialogue</w:delText>
        </w:r>
      </w:del>
    </w:p>
    <w:p w14:paraId="7CBCCAAD" w14:textId="390E4D77" w:rsidR="002A32E8" w:rsidRPr="002A32E8" w:rsidDel="00AA0F14" w:rsidRDefault="002A32E8" w:rsidP="002A32E8">
      <w:pPr>
        <w:rPr>
          <w:del w:id="138" w:author="Syed Nazim Ali" w:date="2025-11-19T20:34:00Z" w16du:dateUtc="2025-11-20T01:34:00Z"/>
        </w:rPr>
      </w:pPr>
      <w:del w:id="139" w:author="Syed Nazim Ali" w:date="2025-11-19T20:34:00Z" w16du:dateUtc="2025-11-20T01:34:00Z">
        <w:r w:rsidRPr="002A32E8" w:rsidDel="00AA0F14">
          <w:delText>Doha, Qatar</w:delText>
        </w:r>
      </w:del>
    </w:p>
    <w:p w14:paraId="71B84010" w14:textId="51062EED" w:rsidR="002A32E8" w:rsidRPr="002A32E8" w:rsidDel="00AA0F14" w:rsidRDefault="002A32E8" w:rsidP="002A32E8">
      <w:pPr>
        <w:rPr>
          <w:del w:id="140" w:author="Syed Nazim Ali" w:date="2025-11-19T20:34:00Z" w16du:dateUtc="2025-11-20T01:34:00Z"/>
        </w:rPr>
      </w:pPr>
      <w:del w:id="141" w:author="Syed Nazim Ali" w:date="2025-11-19T20:34:00Z" w16du:dateUtc="2025-11-20T01:34:00Z">
        <w:r w:rsidRPr="002A32E8" w:rsidDel="00AA0F14">
          <w:delText>Hosted by Qatar Financial Centre</w:delText>
        </w:r>
      </w:del>
    </w:p>
    <w:p w14:paraId="447E9156" w14:textId="2ACADF91" w:rsidR="002A32E8" w:rsidRPr="002A32E8" w:rsidDel="00AA0F14" w:rsidRDefault="002A32E8" w:rsidP="002A32E8">
      <w:pPr>
        <w:rPr>
          <w:del w:id="142" w:author="Syed Nazim Ali" w:date="2025-11-19T20:34:00Z" w16du:dateUtc="2025-11-20T01:34:00Z"/>
        </w:rPr>
      </w:pPr>
      <w:del w:id="143" w:author="Syed Nazim Ali" w:date="2025-11-19T20:34:00Z" w16du:dateUtc="2025-11-20T01:34:00Z">
        <w:r w:rsidRPr="002A32E8" w:rsidDel="00AA0F14">
          <w:delText>Panel member discussing 'Regulatory Frameworks for Islamic Fintech'</w:delText>
        </w:r>
      </w:del>
    </w:p>
    <w:p w14:paraId="469A5CE5" w14:textId="566F98D6" w:rsidR="002A32E8" w:rsidRPr="002A32E8" w:rsidDel="00AA0F14" w:rsidRDefault="002A32E8" w:rsidP="002A32E8">
      <w:pPr>
        <w:rPr>
          <w:del w:id="144" w:author="Syed Nazim Ali" w:date="2025-11-19T20:34:00Z" w16du:dateUtc="2025-11-20T01:34:00Z"/>
        </w:rPr>
      </w:pPr>
      <w:del w:id="145" w:author="Syed Nazim Ali" w:date="2025-11-19T20:34:00Z" w16du:dateUtc="2025-11-20T01:34:00Z">
        <w:r w:rsidRPr="002A32E8" w:rsidDel="00AA0F14">
          <w:delText>June 8-9, 2023</w:delText>
        </w:r>
      </w:del>
    </w:p>
    <w:p w14:paraId="2AEA9010" w14:textId="4E8E9867" w:rsidR="002A32E8" w:rsidRPr="002A32E8" w:rsidDel="00AA0F14" w:rsidRDefault="002A32E8" w:rsidP="002A32E8">
      <w:pPr>
        <w:rPr>
          <w:del w:id="146" w:author="Syed Nazim Ali" w:date="2025-11-19T20:34:00Z" w16du:dateUtc="2025-11-20T01:34:00Z"/>
          <w:b/>
          <w:bCs/>
        </w:rPr>
      </w:pPr>
      <w:del w:id="147" w:author="Syed Nazim Ali" w:date="2025-11-19T20:34:00Z" w16du:dateUtc="2025-11-20T01:34:00Z">
        <w:r w:rsidRPr="002A32E8" w:rsidDel="00AA0F14">
          <w:rPr>
            <w:b/>
            <w:bCs/>
          </w:rPr>
          <w:delText>International Islamic Finance Conference</w:delText>
        </w:r>
      </w:del>
    </w:p>
    <w:p w14:paraId="03A58B9C" w14:textId="054EFC69" w:rsidR="002A32E8" w:rsidRPr="002A32E8" w:rsidDel="00AA0F14" w:rsidRDefault="002A32E8" w:rsidP="002A32E8">
      <w:pPr>
        <w:rPr>
          <w:del w:id="148" w:author="Syed Nazim Ali" w:date="2025-11-19T20:34:00Z" w16du:dateUtc="2025-11-20T01:34:00Z"/>
        </w:rPr>
      </w:pPr>
      <w:del w:id="149" w:author="Syed Nazim Ali" w:date="2025-11-19T20:34:00Z" w16du:dateUtc="2025-11-20T01:34:00Z">
        <w:r w:rsidRPr="002A32E8" w:rsidDel="00AA0F14">
          <w:delText>Kuala Lumpur, Malaysia</w:delText>
        </w:r>
      </w:del>
    </w:p>
    <w:p w14:paraId="00E99254" w14:textId="293434C4" w:rsidR="002A32E8" w:rsidRPr="002A32E8" w:rsidDel="00AA0F14" w:rsidRDefault="002A32E8" w:rsidP="002A32E8">
      <w:pPr>
        <w:rPr>
          <w:del w:id="150" w:author="Syed Nazim Ali" w:date="2025-11-19T20:34:00Z" w16du:dateUtc="2025-11-20T01:34:00Z"/>
        </w:rPr>
      </w:pPr>
      <w:del w:id="151" w:author="Syed Nazim Ali" w:date="2025-11-19T20:34:00Z" w16du:dateUtc="2025-11-20T01:34:00Z">
        <w:r w:rsidRPr="002A32E8" w:rsidDel="00AA0F14">
          <w:delText>Hosted by International Centre for Education in Islamic Finance</w:delText>
        </w:r>
      </w:del>
    </w:p>
    <w:p w14:paraId="1B9F4BE7" w14:textId="6D560B03" w:rsidR="002A32E8" w:rsidRPr="002A32E8" w:rsidDel="00AA0F14" w:rsidRDefault="002A32E8" w:rsidP="002A32E8">
      <w:pPr>
        <w:rPr>
          <w:del w:id="152" w:author="Syed Nazim Ali" w:date="2025-11-19T20:34:00Z" w16du:dateUtc="2025-11-20T01:34:00Z"/>
        </w:rPr>
      </w:pPr>
      <w:del w:id="153" w:author="Syed Nazim Ali" w:date="2025-11-19T20:34:00Z" w16du:dateUtc="2025-11-20T01:34:00Z">
        <w:r w:rsidRPr="002A32E8" w:rsidDel="00AA0F14">
          <w:delText>Plenary speaker on 'The Role of Islamic Finance in Sustainable Development'</w:delText>
        </w:r>
      </w:del>
    </w:p>
    <w:p w14:paraId="41F43380" w14:textId="7F5354AA" w:rsidR="002A32E8" w:rsidDel="00AA0F14" w:rsidRDefault="002A32E8">
      <w:pPr>
        <w:rPr>
          <w:del w:id="154" w:author="Syed Nazim Ali" w:date="2025-11-19T20:34:00Z" w16du:dateUtc="2025-11-20T01:34:00Z"/>
        </w:rPr>
      </w:pPr>
    </w:p>
    <w:p w14:paraId="4E4F86D0" w14:textId="29963890" w:rsidR="002A32E8" w:rsidDel="00097331" w:rsidRDefault="002A32E8">
      <w:pPr>
        <w:rPr>
          <w:del w:id="155" w:author="Syed Nazim Ali" w:date="2025-11-19T20:22:00Z" w16du:dateUtc="2025-11-20T01:22:00Z"/>
        </w:rPr>
      </w:pPr>
    </w:p>
    <w:p w14:paraId="16E13615" w14:textId="68BCBD24" w:rsidR="002A32E8" w:rsidRPr="002A32E8" w:rsidDel="00097331" w:rsidRDefault="002A32E8" w:rsidP="002A32E8">
      <w:pPr>
        <w:rPr>
          <w:del w:id="156" w:author="Syed Nazim Ali" w:date="2025-11-19T20:22:00Z" w16du:dateUtc="2025-11-20T01:22:00Z"/>
          <w:b/>
          <w:bCs/>
        </w:rPr>
      </w:pPr>
      <w:del w:id="157" w:author="Syed Nazim Ali" w:date="2025-11-19T20:22:00Z" w16du:dateUtc="2025-11-20T01:22:00Z">
        <w:r w:rsidRPr="002A32E8" w:rsidDel="00097331">
          <w:rPr>
            <w:b/>
            <w:bCs/>
          </w:rPr>
          <w:lastRenderedPageBreak/>
          <w:delText>Contact</w:delText>
        </w:r>
      </w:del>
    </w:p>
    <w:p w14:paraId="58E4924D" w14:textId="3EFFD10D" w:rsidR="002A32E8" w:rsidRPr="002A32E8" w:rsidDel="00097331" w:rsidRDefault="002A32E8" w:rsidP="002A32E8">
      <w:pPr>
        <w:rPr>
          <w:del w:id="158" w:author="Syed Nazim Ali" w:date="2025-11-19T20:22:00Z" w16du:dateUtc="2025-11-20T01:22:00Z"/>
          <w:b/>
          <w:bCs/>
        </w:rPr>
      </w:pPr>
      <w:del w:id="159" w:author="Syed Nazim Ali" w:date="2025-11-19T20:22:00Z" w16du:dateUtc="2025-11-20T01:22:00Z">
        <w:r w:rsidRPr="002A32E8" w:rsidDel="00097331">
          <w:rPr>
            <w:b/>
            <w:bCs/>
          </w:rPr>
          <w:delText>Get in Touch</w:delText>
        </w:r>
      </w:del>
    </w:p>
    <w:p w14:paraId="53CD8989" w14:textId="65DE5061" w:rsidR="002A32E8" w:rsidRPr="002A32E8" w:rsidDel="00097331" w:rsidRDefault="002A32E8" w:rsidP="002A32E8">
      <w:pPr>
        <w:rPr>
          <w:del w:id="160" w:author="Syed Nazim Ali" w:date="2025-11-19T20:22:00Z" w16du:dateUtc="2025-11-20T01:22:00Z"/>
        </w:rPr>
      </w:pPr>
      <w:del w:id="161" w:author="Syed Nazim Ali" w:date="2025-11-19T20:22:00Z" w16du:dateUtc="2025-11-20T01:22:00Z">
        <w:r w:rsidRPr="002A32E8" w:rsidDel="00097331">
          <w:delText>For academic inquiries, activity requests, or collaboration opportunities, please use the contact form or reach out directly using the information below. Prof. Ali is currently preparing for a temporary relocation to Boston and is available for consultancy and advisory roles.</w:delText>
        </w:r>
      </w:del>
    </w:p>
    <w:p w14:paraId="0F222663" w14:textId="525A0C0A" w:rsidR="002A32E8" w:rsidRPr="002A32E8" w:rsidDel="00097331" w:rsidRDefault="002A32E8" w:rsidP="002A32E8">
      <w:pPr>
        <w:rPr>
          <w:del w:id="162" w:author="Syed Nazim Ali" w:date="2025-11-19T20:22:00Z" w16du:dateUtc="2025-11-20T01:22:00Z"/>
        </w:rPr>
      </w:pPr>
      <w:del w:id="163" w:author="Syed Nazim Ali" w:date="2025-11-19T20:22:00Z" w16du:dateUtc="2025-11-20T01:22:00Z">
        <w:r w:rsidRPr="002A32E8" w:rsidDel="00097331">
          <w:delText>Email</w:delText>
        </w:r>
      </w:del>
    </w:p>
    <w:p w14:paraId="2C2760BC" w14:textId="28B5EDA6" w:rsidR="002A32E8" w:rsidRPr="002A32E8" w:rsidDel="00097331" w:rsidRDefault="002A32E8" w:rsidP="002A32E8">
      <w:pPr>
        <w:rPr>
          <w:del w:id="164" w:author="Syed Nazim Ali" w:date="2025-11-19T20:22:00Z" w16du:dateUtc="2025-11-20T01:22:00Z"/>
        </w:rPr>
      </w:pPr>
      <w:del w:id="165" w:author="Syed Nazim Ali" w:date="2025-11-19T20:22:00Z" w16du:dateUtc="2025-11-20T01:22:00Z">
        <w:r w:rsidRPr="002A32E8" w:rsidDel="00097331">
          <w:delText>snail@hbku.edu.qa</w:delText>
        </w:r>
      </w:del>
    </w:p>
    <w:p w14:paraId="7DB6CBAF" w14:textId="268739EA" w:rsidR="002A32E8" w:rsidRPr="002A32E8" w:rsidDel="00097331" w:rsidRDefault="002A32E8" w:rsidP="002A32E8">
      <w:pPr>
        <w:rPr>
          <w:del w:id="166" w:author="Syed Nazim Ali" w:date="2025-11-19T20:22:00Z" w16du:dateUtc="2025-11-20T01:22:00Z"/>
        </w:rPr>
      </w:pPr>
      <w:del w:id="167" w:author="Syed Nazim Ali" w:date="2025-11-19T20:22:00Z" w16du:dateUtc="2025-11-20T01:22:00Z">
        <w:r w:rsidRPr="002A32E8" w:rsidDel="00097331">
          <w:delText>ifpnazimali@gmail.com</w:delText>
        </w:r>
      </w:del>
    </w:p>
    <w:p w14:paraId="68B0EC09" w14:textId="32B4EEF9" w:rsidR="002A32E8" w:rsidRPr="002A32E8" w:rsidDel="00097331" w:rsidRDefault="002A32E8" w:rsidP="002A32E8">
      <w:pPr>
        <w:rPr>
          <w:del w:id="168" w:author="Syed Nazim Ali" w:date="2025-11-19T20:22:00Z" w16du:dateUtc="2025-11-20T01:22:00Z"/>
        </w:rPr>
      </w:pPr>
      <w:del w:id="169" w:author="Syed Nazim Ali" w:date="2025-11-19T20:22:00Z" w16du:dateUtc="2025-11-20T01:22:00Z">
        <w:r w:rsidRPr="002A32E8" w:rsidDel="00097331">
          <w:delText>Mobile</w:delText>
        </w:r>
      </w:del>
    </w:p>
    <w:p w14:paraId="665C1206" w14:textId="6349E12D" w:rsidR="002A32E8" w:rsidRPr="002A32E8" w:rsidDel="00097331" w:rsidRDefault="002A32E8" w:rsidP="002A32E8">
      <w:pPr>
        <w:rPr>
          <w:del w:id="170" w:author="Syed Nazim Ali" w:date="2025-11-19T20:22:00Z" w16du:dateUtc="2025-11-20T01:22:00Z"/>
        </w:rPr>
      </w:pPr>
      <w:del w:id="171" w:author="Syed Nazim Ali" w:date="2025-11-19T20:22:00Z" w16du:dateUtc="2025-11-20T01:22:00Z">
        <w:r w:rsidRPr="002A32E8" w:rsidDel="00097331">
          <w:delText>+974 3384 3016</w:delText>
        </w:r>
      </w:del>
    </w:p>
    <w:p w14:paraId="752C5A93" w14:textId="3DE2EA6E" w:rsidR="002A32E8" w:rsidRPr="002A32E8" w:rsidDel="00097331" w:rsidRDefault="002A32E8" w:rsidP="002A32E8">
      <w:pPr>
        <w:rPr>
          <w:del w:id="172" w:author="Syed Nazim Ali" w:date="2025-11-19T20:22:00Z" w16du:dateUtc="2025-11-20T01:22:00Z"/>
        </w:rPr>
      </w:pPr>
      <w:del w:id="173" w:author="Syed Nazim Ali" w:date="2025-11-19T20:22:00Z" w16du:dateUtc="2025-11-20T01:22:00Z">
        <w:r w:rsidRPr="002A32E8" w:rsidDel="00097331">
          <w:delText>Office Address</w:delText>
        </w:r>
      </w:del>
    </w:p>
    <w:p w14:paraId="419BB6E8" w14:textId="03D01FFA" w:rsidR="002A32E8" w:rsidRPr="002A32E8" w:rsidDel="00097331" w:rsidRDefault="002A32E8" w:rsidP="002A32E8">
      <w:pPr>
        <w:rPr>
          <w:del w:id="174" w:author="Syed Nazim Ali" w:date="2025-11-19T20:22:00Z" w16du:dateUtc="2025-11-20T01:22:00Z"/>
        </w:rPr>
      </w:pPr>
      <w:del w:id="175" w:author="Syed Nazim Ali" w:date="2025-11-19T20:22:00Z" w16du:dateUtc="2025-11-20T01:22:00Z">
        <w:r w:rsidRPr="002A32E8" w:rsidDel="00097331">
          <w:delText>College of Islamic Studies</w:delText>
        </w:r>
        <w:r w:rsidRPr="002A32E8" w:rsidDel="00097331">
          <w:br/>
          <w:delText>Hamad Bin Khalifa University</w:delText>
        </w:r>
        <w:r w:rsidRPr="002A32E8" w:rsidDel="00097331">
          <w:br/>
          <w:delText>Education City, Doha, Qatar</w:delText>
        </w:r>
      </w:del>
    </w:p>
    <w:p w14:paraId="0DC4C5B7" w14:textId="3312A2B7" w:rsidR="002A32E8" w:rsidRPr="002A32E8" w:rsidDel="00097331" w:rsidRDefault="002A32E8" w:rsidP="002A32E8">
      <w:pPr>
        <w:rPr>
          <w:del w:id="176" w:author="Syed Nazim Ali" w:date="2025-11-19T20:22:00Z" w16du:dateUtc="2025-11-20T01:22:00Z"/>
          <w:b/>
          <w:bCs/>
        </w:rPr>
      </w:pPr>
      <w:del w:id="177" w:author="Syed Nazim Ali" w:date="2025-11-19T20:22:00Z" w16du:dateUtc="2025-11-20T01:22:00Z">
        <w:r w:rsidRPr="002A32E8" w:rsidDel="00097331">
          <w:rPr>
            <w:b/>
            <w:bCs/>
          </w:rPr>
          <w:delText>Office Hours</w:delText>
        </w:r>
      </w:del>
    </w:p>
    <w:p w14:paraId="50E1B261" w14:textId="2C203E0D" w:rsidR="002A32E8" w:rsidRPr="002A32E8" w:rsidDel="00097331" w:rsidRDefault="002A32E8" w:rsidP="002A32E8">
      <w:pPr>
        <w:rPr>
          <w:del w:id="178" w:author="Syed Nazim Ali" w:date="2025-11-19T20:22:00Z" w16du:dateUtc="2025-11-20T01:22:00Z"/>
        </w:rPr>
      </w:pPr>
      <w:del w:id="179" w:author="Syed Nazim Ali" w:date="2025-11-19T20:22:00Z" w16du:dateUtc="2025-11-20T01:22:00Z">
        <w:r w:rsidRPr="002A32E8" w:rsidDel="00097331">
          <w:delText>For students and academic colleagues:</w:delText>
        </w:r>
      </w:del>
    </w:p>
    <w:p w14:paraId="7D851637" w14:textId="51F068E3" w:rsidR="002A32E8" w:rsidRPr="002A32E8" w:rsidDel="00097331" w:rsidRDefault="002A32E8" w:rsidP="002A32E8">
      <w:pPr>
        <w:numPr>
          <w:ilvl w:val="0"/>
          <w:numId w:val="1"/>
        </w:numPr>
        <w:rPr>
          <w:del w:id="180" w:author="Syed Nazim Ali" w:date="2025-11-19T20:22:00Z" w16du:dateUtc="2025-11-20T01:22:00Z"/>
        </w:rPr>
      </w:pPr>
      <w:del w:id="181" w:author="Syed Nazim Ali" w:date="2025-11-19T20:22:00Z" w16du:dateUtc="2025-11-20T01:22:00Z">
        <w:r w:rsidRPr="002A32E8" w:rsidDel="00097331">
          <w:delText>Monday: 2:00 PM - 4:00 PM</w:delText>
        </w:r>
      </w:del>
    </w:p>
    <w:p w14:paraId="75B23A28" w14:textId="5C183EEF" w:rsidR="002A32E8" w:rsidRPr="002A32E8" w:rsidDel="00097331" w:rsidRDefault="002A32E8" w:rsidP="002A32E8">
      <w:pPr>
        <w:numPr>
          <w:ilvl w:val="0"/>
          <w:numId w:val="1"/>
        </w:numPr>
        <w:rPr>
          <w:del w:id="182" w:author="Syed Nazim Ali" w:date="2025-11-19T20:22:00Z" w16du:dateUtc="2025-11-20T01:22:00Z"/>
        </w:rPr>
      </w:pPr>
      <w:del w:id="183" w:author="Syed Nazim Ali" w:date="2025-11-19T20:22:00Z" w16du:dateUtc="2025-11-20T01:22:00Z">
        <w:r w:rsidRPr="002A32E8" w:rsidDel="00097331">
          <w:delText>Wednesday: 10:00 AM - 12:00 PM</w:delText>
        </w:r>
      </w:del>
    </w:p>
    <w:p w14:paraId="516E0C3D" w14:textId="3084C5E4" w:rsidR="002A32E8" w:rsidRPr="002A32E8" w:rsidDel="00097331" w:rsidRDefault="002A32E8" w:rsidP="002A32E8">
      <w:pPr>
        <w:numPr>
          <w:ilvl w:val="0"/>
          <w:numId w:val="1"/>
        </w:numPr>
        <w:rPr>
          <w:del w:id="184" w:author="Syed Nazim Ali" w:date="2025-11-19T20:22:00Z" w16du:dateUtc="2025-11-20T01:22:00Z"/>
        </w:rPr>
      </w:pPr>
      <w:del w:id="185" w:author="Syed Nazim Ali" w:date="2025-11-19T20:22:00Z" w16du:dateUtc="2025-11-20T01:22:00Z">
        <w:r w:rsidRPr="002A32E8" w:rsidDel="00097331">
          <w:delText>By appointment (via email)</w:delText>
        </w:r>
      </w:del>
    </w:p>
    <w:p w14:paraId="05D855CF" w14:textId="0BB9B2DF" w:rsidR="002A32E8" w:rsidRPr="002A32E8" w:rsidDel="00097331" w:rsidRDefault="002A32E8" w:rsidP="002A32E8">
      <w:pPr>
        <w:rPr>
          <w:del w:id="186" w:author="Syed Nazim Ali" w:date="2025-11-19T20:22:00Z" w16du:dateUtc="2025-11-20T01:22:00Z"/>
          <w:b/>
          <w:bCs/>
        </w:rPr>
      </w:pPr>
      <w:del w:id="187" w:author="Syed Nazim Ali" w:date="2025-11-19T20:22:00Z" w16du:dateUtc="2025-11-20T01:22:00Z">
        <w:r w:rsidRPr="002A32E8" w:rsidDel="00097331">
          <w:rPr>
            <w:b/>
            <w:bCs/>
          </w:rPr>
          <w:delText>Send a Message</w:delText>
        </w:r>
      </w:del>
    </w:p>
    <w:p w14:paraId="57608AEA" w14:textId="6C6ECD65" w:rsidR="002A32E8" w:rsidRPr="002A32E8" w:rsidDel="00097331" w:rsidRDefault="002A32E8" w:rsidP="002A32E8">
      <w:pPr>
        <w:rPr>
          <w:del w:id="188" w:author="Syed Nazim Ali" w:date="2025-11-19T20:22:00Z" w16du:dateUtc="2025-11-20T01:22:00Z"/>
          <w:vanish/>
        </w:rPr>
      </w:pPr>
      <w:del w:id="189" w:author="Syed Nazim Ali" w:date="2025-11-19T20:22:00Z" w16du:dateUtc="2025-11-20T01:22:00Z">
        <w:r w:rsidRPr="002A32E8" w:rsidDel="00097331">
          <w:rPr>
            <w:vanish/>
          </w:rPr>
          <w:delText>Top of Form</w:delText>
        </w:r>
      </w:del>
    </w:p>
    <w:p w14:paraId="2DBE0D00" w14:textId="001FA7BE" w:rsidR="002A32E8" w:rsidRPr="002A32E8" w:rsidDel="00097331" w:rsidRDefault="002A32E8" w:rsidP="002A32E8">
      <w:pPr>
        <w:rPr>
          <w:del w:id="190" w:author="Syed Nazim Ali" w:date="2025-11-19T20:22:00Z" w16du:dateUtc="2025-11-20T01:22:00Z"/>
        </w:rPr>
      </w:pPr>
      <w:del w:id="191" w:author="Syed Nazim Ali" w:date="2025-11-19T20:22:00Z" w16du:dateUtc="2025-11-20T01:22:00Z">
        <w:r w:rsidRPr="002A32E8" w:rsidDel="00097331">
          <w:delText>Name *</w:delText>
        </w:r>
      </w:del>
    </w:p>
    <w:p w14:paraId="6F05723E" w14:textId="24F3247D" w:rsidR="002A32E8" w:rsidRPr="002A32E8" w:rsidDel="00097331" w:rsidRDefault="002A32E8" w:rsidP="002A32E8">
      <w:pPr>
        <w:rPr>
          <w:del w:id="192" w:author="Syed Nazim Ali" w:date="2025-11-19T20:22:00Z" w16du:dateUtc="2025-11-20T01:22:00Z"/>
        </w:rPr>
      </w:pPr>
      <w:del w:id="193" w:author="Syed Nazim Ali" w:date="2025-11-19T20:22:00Z" w16du:dateUtc="2025-11-20T01:22:00Z">
        <w:r w:rsidRPr="002A32E8" w:rsidDel="00097331">
          <w:delText>Email *</w:delText>
        </w:r>
      </w:del>
    </w:p>
    <w:p w14:paraId="3EFCAC09" w14:textId="00F8C9AD" w:rsidR="002A32E8" w:rsidRPr="002A32E8" w:rsidDel="00097331" w:rsidRDefault="002A32E8" w:rsidP="002A32E8">
      <w:pPr>
        <w:rPr>
          <w:del w:id="194" w:author="Syed Nazim Ali" w:date="2025-11-19T20:22:00Z" w16du:dateUtc="2025-11-20T01:22:00Z"/>
        </w:rPr>
      </w:pPr>
      <w:del w:id="195" w:author="Syed Nazim Ali" w:date="2025-11-19T20:22:00Z" w16du:dateUtc="2025-11-20T01:22:00Z">
        <w:r w:rsidRPr="002A32E8" w:rsidDel="00097331">
          <w:delText>Organization</w:delText>
        </w:r>
      </w:del>
    </w:p>
    <w:p w14:paraId="7E60A451" w14:textId="076D9AF1" w:rsidR="002A32E8" w:rsidRPr="002A32E8" w:rsidDel="00097331" w:rsidRDefault="002A32E8" w:rsidP="002A32E8">
      <w:pPr>
        <w:rPr>
          <w:del w:id="196" w:author="Syed Nazim Ali" w:date="2025-11-19T20:22:00Z" w16du:dateUtc="2025-11-20T01:22:00Z"/>
        </w:rPr>
      </w:pPr>
      <w:del w:id="197" w:author="Syed Nazim Ali" w:date="2025-11-19T20:22:00Z" w16du:dateUtc="2025-11-20T01:22:00Z">
        <w:r w:rsidRPr="002A32E8" w:rsidDel="00097331">
          <w:delText>Subject *Please select...Academic InquiryActivity RequestResearch CollaborationMedia InterviewOther</w:delText>
        </w:r>
      </w:del>
    </w:p>
    <w:p w14:paraId="5C8CA977" w14:textId="5E1D1168" w:rsidR="002A32E8" w:rsidRPr="002A32E8" w:rsidDel="00097331" w:rsidRDefault="002A32E8" w:rsidP="002A32E8">
      <w:pPr>
        <w:rPr>
          <w:del w:id="198" w:author="Syed Nazim Ali" w:date="2025-11-19T20:22:00Z" w16du:dateUtc="2025-11-20T01:22:00Z"/>
        </w:rPr>
      </w:pPr>
      <w:del w:id="199" w:author="Syed Nazim Ali" w:date="2025-11-19T20:22:00Z" w16du:dateUtc="2025-11-20T01:22:00Z">
        <w:r w:rsidRPr="002A32E8" w:rsidDel="00097331">
          <w:delText>Message *</w:delText>
        </w:r>
      </w:del>
    </w:p>
    <w:p w14:paraId="68EA5CCB" w14:textId="1C31AC35" w:rsidR="00097331" w:rsidRDefault="00097331">
      <w:ins w:id="200" w:author="Syed Nazim Ali" w:date="2025-11-19T20:22:00Z" w16du:dateUtc="2025-11-20T01:22:00Z">
        <w:r>
          <w:rPr>
            <w:b/>
            <w:bCs/>
          </w:rPr>
          <w:t xml:space="preserve"> </w:t>
        </w:r>
      </w:ins>
    </w:p>
    <w:sectPr w:rsidR="00097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154FB"/>
    <w:multiLevelType w:val="multilevel"/>
    <w:tmpl w:val="C53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6332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ed Nazim Ali">
    <w15:presenceInfo w15:providerId="Windows Live" w15:userId="4d0aee3f6ebf8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E8"/>
    <w:rsid w:val="00097331"/>
    <w:rsid w:val="000C5247"/>
    <w:rsid w:val="00270AAD"/>
    <w:rsid w:val="002A32E8"/>
    <w:rsid w:val="00390615"/>
    <w:rsid w:val="0044594F"/>
    <w:rsid w:val="0049274E"/>
    <w:rsid w:val="004C340F"/>
    <w:rsid w:val="0056665C"/>
    <w:rsid w:val="00593F74"/>
    <w:rsid w:val="005C3284"/>
    <w:rsid w:val="005C6D92"/>
    <w:rsid w:val="005D02D3"/>
    <w:rsid w:val="00692B60"/>
    <w:rsid w:val="008C709D"/>
    <w:rsid w:val="009469BE"/>
    <w:rsid w:val="0095688D"/>
    <w:rsid w:val="009D1860"/>
    <w:rsid w:val="00A02C0D"/>
    <w:rsid w:val="00A27880"/>
    <w:rsid w:val="00AA0F14"/>
    <w:rsid w:val="00AC7DE4"/>
    <w:rsid w:val="00C46943"/>
    <w:rsid w:val="00C70BC0"/>
    <w:rsid w:val="00D1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8C55"/>
  <w15:chartTrackingRefBased/>
  <w15:docId w15:val="{A2611528-2F34-4AB4-A174-DC1890E8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3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3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E8"/>
    <w:rPr>
      <w:rFonts w:eastAsiaTheme="majorEastAsia" w:cstheme="majorBidi"/>
      <w:color w:val="272727" w:themeColor="text1" w:themeTint="D8"/>
    </w:rPr>
  </w:style>
  <w:style w:type="paragraph" w:styleId="Title">
    <w:name w:val="Title"/>
    <w:basedOn w:val="Normal"/>
    <w:next w:val="Normal"/>
    <w:link w:val="TitleChar"/>
    <w:uiPriority w:val="10"/>
    <w:qFormat/>
    <w:rsid w:val="002A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E8"/>
    <w:pPr>
      <w:spacing w:before="160"/>
      <w:jc w:val="center"/>
    </w:pPr>
    <w:rPr>
      <w:i/>
      <w:iCs/>
      <w:color w:val="404040" w:themeColor="text1" w:themeTint="BF"/>
    </w:rPr>
  </w:style>
  <w:style w:type="character" w:customStyle="1" w:styleId="QuoteChar">
    <w:name w:val="Quote Char"/>
    <w:basedOn w:val="DefaultParagraphFont"/>
    <w:link w:val="Quote"/>
    <w:uiPriority w:val="29"/>
    <w:rsid w:val="002A32E8"/>
    <w:rPr>
      <w:i/>
      <w:iCs/>
      <w:color w:val="404040" w:themeColor="text1" w:themeTint="BF"/>
    </w:rPr>
  </w:style>
  <w:style w:type="paragraph" w:styleId="ListParagraph">
    <w:name w:val="List Paragraph"/>
    <w:basedOn w:val="Normal"/>
    <w:uiPriority w:val="34"/>
    <w:qFormat/>
    <w:rsid w:val="002A32E8"/>
    <w:pPr>
      <w:ind w:left="720"/>
      <w:contextualSpacing/>
    </w:pPr>
  </w:style>
  <w:style w:type="character" w:styleId="IntenseEmphasis">
    <w:name w:val="Intense Emphasis"/>
    <w:basedOn w:val="DefaultParagraphFont"/>
    <w:uiPriority w:val="21"/>
    <w:qFormat/>
    <w:rsid w:val="002A32E8"/>
    <w:rPr>
      <w:i/>
      <w:iCs/>
      <w:color w:val="2F5496" w:themeColor="accent1" w:themeShade="BF"/>
    </w:rPr>
  </w:style>
  <w:style w:type="paragraph" w:styleId="IntenseQuote">
    <w:name w:val="Intense Quote"/>
    <w:basedOn w:val="Normal"/>
    <w:next w:val="Normal"/>
    <w:link w:val="IntenseQuoteChar"/>
    <w:uiPriority w:val="30"/>
    <w:qFormat/>
    <w:rsid w:val="002A3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2E8"/>
    <w:rPr>
      <w:i/>
      <w:iCs/>
      <w:color w:val="2F5496" w:themeColor="accent1" w:themeShade="BF"/>
    </w:rPr>
  </w:style>
  <w:style w:type="character" w:styleId="IntenseReference">
    <w:name w:val="Intense Reference"/>
    <w:basedOn w:val="DefaultParagraphFont"/>
    <w:uiPriority w:val="32"/>
    <w:qFormat/>
    <w:rsid w:val="002A32E8"/>
    <w:rPr>
      <w:b/>
      <w:bCs/>
      <w:smallCaps/>
      <w:color w:val="2F5496" w:themeColor="accent1" w:themeShade="BF"/>
      <w:spacing w:val="5"/>
    </w:rPr>
  </w:style>
  <w:style w:type="character" w:styleId="Hyperlink">
    <w:name w:val="Hyperlink"/>
    <w:basedOn w:val="DefaultParagraphFont"/>
    <w:uiPriority w:val="99"/>
    <w:unhideWhenUsed/>
    <w:rsid w:val="002A32E8"/>
    <w:rPr>
      <w:color w:val="0563C1" w:themeColor="hyperlink"/>
      <w:u w:val="single"/>
    </w:rPr>
  </w:style>
  <w:style w:type="character" w:styleId="UnresolvedMention">
    <w:name w:val="Unresolved Mention"/>
    <w:basedOn w:val="DefaultParagraphFont"/>
    <w:uiPriority w:val="99"/>
    <w:semiHidden/>
    <w:unhideWhenUsed/>
    <w:rsid w:val="002A32E8"/>
    <w:rPr>
      <w:color w:val="605E5C"/>
      <w:shd w:val="clear" w:color="auto" w:fill="E1DFDD"/>
    </w:rPr>
  </w:style>
  <w:style w:type="paragraph" w:styleId="Revision">
    <w:name w:val="Revision"/>
    <w:hidden/>
    <w:uiPriority w:val="99"/>
    <w:semiHidden/>
    <w:rsid w:val="002A32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zimali.com/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Nazim Ali</dc:creator>
  <cp:keywords/>
  <dc:description/>
  <cp:lastModifiedBy>Syed Nazim Ali</cp:lastModifiedBy>
  <cp:revision>6</cp:revision>
  <dcterms:created xsi:type="dcterms:W3CDTF">2025-11-20T01:13:00Z</dcterms:created>
  <dcterms:modified xsi:type="dcterms:W3CDTF">2025-11-20T01:57:00Z</dcterms:modified>
</cp:coreProperties>
</file>